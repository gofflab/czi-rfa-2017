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DFB028" w14:textId="77777777" w:rsidR="00221104" w:rsidRDefault="008E3AC2">
      <w:pPr>
        <w:pStyle w:val="Heading3"/>
      </w:pPr>
      <w:bookmarkStart w:id="0" w:name="_teaw5thchqkf" w:colFirst="0" w:colLast="0"/>
      <w:bookmarkEnd w:id="0"/>
      <w:r>
        <w:t>Summary</w:t>
      </w:r>
    </w:p>
    <w:p w14:paraId="4375F0D5" w14:textId="06B440B4" w:rsidR="00221104" w:rsidRDefault="008E3AC2">
      <w:pPr>
        <w:ind w:firstLine="720"/>
        <w:jc w:val="both"/>
      </w:pPr>
      <w:r>
        <w:t xml:space="preserve">Single-cell analysis has demonstrated that population-level gene expression and  ‘transcriptional identity’ of individual cells, arises from combinations of basis vectors </w:t>
      </w:r>
      <w:r w:rsidR="00F77417">
        <w:fldChar w:fldCharType="begin"/>
      </w:r>
      <w:r>
        <w:instrText xml:space="preserve"> ADDIN PAPERS2_CITATIONS &lt;citation&gt;&lt;uuid&gt;AF5CC3FB-6EB7-4AD6-9F7B-1EBF5042D354&lt;/uuid&gt;&lt;priority&gt;0&lt;/priority&gt;&lt;publications&gt;&lt;publication&gt;&lt;volume&gt;34&lt;/volume&gt;&lt;publication_date&gt;99201611081200000000222000&lt;/publication_date&gt;&lt;number&gt;11&lt;/number&gt;&lt;doi&gt;10.1038/nbt.3711&lt;/doi&gt;&lt;startpage&gt;1145&lt;/startpage&gt;&lt;title&gt;Revealing the vectors of cellular identity with single-cell genomics&lt;/title&gt;&lt;uuid&gt;87645ACD-79E0-4EC2-B874-D15F39095694&lt;/uuid&gt;&lt;subtype&gt;400&lt;/subtype&gt;&lt;endpage&gt;1160&lt;/endpage&gt;&lt;type&gt;400&lt;/type&gt;&lt;url&gt;http://www.nature.com/doifinder/10.1038/nbt.3711&lt;/url&gt;&lt;bundle&gt;&lt;publication&gt;&lt;publisher&gt;Nature Publishing Group&lt;/publisher&gt;&lt;url&gt;http://www.nature.com/nbt&lt;/url&gt;&lt;title&gt;Nature Biotechnology&lt;/title&gt;&lt;type&gt;-100&lt;/type&gt;&lt;subtype&gt;-100&lt;/subtype&gt;&lt;uuid&gt;75A67377-CD52-4EFF-818A-2D6E3004323F&lt;/uuid&gt;&lt;/publication&gt;&lt;/bundle&gt;&lt;authors&gt;&lt;author&gt;&lt;firstName&gt;Allon&lt;/firstName&gt;&lt;lastName&gt;Wagner&lt;/lastName&gt;&lt;/author&gt;&lt;author&gt;&lt;firstName&gt;Aviv&lt;/firstName&gt;&lt;lastName&gt;Regev&lt;/lastName&gt;&lt;/author&gt;&lt;author&gt;&lt;firstName&gt;Nir&lt;/firstName&gt;&lt;lastName&gt;Yosef&lt;/lastName&gt;&lt;/author&gt;&lt;/authors&gt;&lt;/publication&gt;&lt;/publications&gt;&lt;cites&gt;&lt;/cites&gt;&lt;/citation&gt;</w:instrText>
      </w:r>
      <w:r w:rsidR="00F77417">
        <w:fldChar w:fldCharType="separate"/>
      </w:r>
      <w:r>
        <w:rPr>
          <w:vertAlign w:val="superscript"/>
          <w:lang w:val="en-US"/>
        </w:rPr>
        <w:t>1</w:t>
      </w:r>
      <w:r w:rsidR="00F77417">
        <w:fldChar w:fldCharType="end"/>
      </w:r>
      <w:r>
        <w:t>. Reuse and exaptation of co-regulated modules of genes or other cellu</w:t>
      </w:r>
      <w:r>
        <w:t>lar features are known to contribute to diverse phenomena as patterning, tissue organization, cellular physiology, and paralogous functions in disparate tissues. The extent to which these basis vectors are shared/reused throughout the human body remains un</w:t>
      </w:r>
      <w:r>
        <w:t xml:space="preserve">der-explored. Exploring these features at single-cell resolution provides an opportunity to identify and characterize the reuse of co-regulated features. </w:t>
      </w:r>
    </w:p>
    <w:p w14:paraId="1EA4F06D" w14:textId="77777777" w:rsidR="00221104" w:rsidRDefault="008E3AC2">
      <w:pPr>
        <w:ind w:firstLine="720"/>
        <w:jc w:val="both"/>
      </w:pPr>
      <w:r>
        <w:t>While many methods exist to deconvolve gene expression into patterns, most methods do not scale to la</w:t>
      </w:r>
      <w:r>
        <w:t>rge datasets with complex sources of variation. Further, basis vector identification and evaluation of these models is limited to technical metrics with little consideration for the common or disparate biological properties being described by each approach</w:t>
      </w:r>
      <w:r>
        <w:t xml:space="preserve">. Tools are needed to benchmark the biological activity described by models derived from independent algorithms. Current computational limitations necessitate the ability to rapidly explore basis vectors learned on smaller datasets across larger datasets, </w:t>
      </w:r>
      <w:r>
        <w:t>and requires the development of statistical and visualization frameworks upon which to evaluate and compare learned models derived from different computational approaches.</w:t>
      </w:r>
    </w:p>
    <w:p w14:paraId="38A83F4B" w14:textId="7D998F7C" w:rsidR="00221104" w:rsidRDefault="008E3AC2">
      <w:pPr>
        <w:ind w:firstLine="720"/>
        <w:jc w:val="both"/>
      </w:pPr>
      <w:r>
        <w:t>Transfer learning methods (TLMs) use previously learned knowledge from one or more s</w:t>
      </w:r>
      <w:r>
        <w:t>ources to improve learning of a new target data. TLMs are able to relax many of the constraints of other methods by using the fact that if two domains are related, there may exist mappings or features that connect the samples and relationships, respectivel</w:t>
      </w:r>
      <w:r>
        <w:t xml:space="preserve">y </w:t>
      </w:r>
      <w:r w:rsidR="00F77417">
        <w:fldChar w:fldCharType="begin"/>
      </w:r>
      <w:r>
        <w:instrText xml:space="preserve"> ADDIN PAPERS2_CITATIONS &lt;citation&gt;&lt;uuid&gt;4F00CECE-5624-4592-B406-A569D0DCC8D3&lt;/uuid&gt;&lt;priority&gt;0&lt;/priority&gt;&lt;publications&gt;&lt;publication&gt;&lt;type&gt;400&lt;/type&gt;&lt;publication_date&gt;99201000001200000000200000&lt;/publication_date&gt;&lt;title&gt;An integrative framework for continuous knowledge discovery&lt;/title&gt;&lt;url&gt;https://pdfs.semanticscholar.org/e7d0/4f0ef029b729393ada7293ea38efeb79a89b.pdf&lt;/url&gt;&lt;subtype&gt;400&lt;/subtype&gt;&lt;uuid&gt;F17917B0-78FB-43A3-8C04-055527CC9EED&lt;/uuid&gt;&lt;bundle&gt;&lt;publication&gt;&lt;title&gt;Journal of Convergence Information Technology&lt;/title&gt;&lt;type&gt;-100&lt;/type&gt;&lt;subtype&gt;-100&lt;/subtype&gt;&lt;uuid&gt;028EB5F9-73EC-4407-9FBD-D2011ADF36A1&lt;/uuid&gt;&lt;/publication&gt;&lt;/bundle&gt;&lt;authors&gt;&lt;author&gt;&lt;firstName&gt;D&lt;/firstName&gt;&lt;lastName&gt;Pan&lt;/lastName&gt;&lt;/author&gt;&lt;/authors&gt;&lt;/publication&gt;&lt;/publications&gt;&lt;cites&gt;&lt;/cites&gt;&lt;/citation&gt;</w:instrText>
      </w:r>
      <w:r w:rsidR="00F77417">
        <w:fldChar w:fldCharType="separate"/>
      </w:r>
      <w:r>
        <w:rPr>
          <w:vertAlign w:val="superscript"/>
          <w:lang w:val="en-US"/>
        </w:rPr>
        <w:t>2</w:t>
      </w:r>
      <w:r w:rsidR="00F77417">
        <w:fldChar w:fldCharType="end"/>
      </w:r>
      <w:r>
        <w:t>. Thus, we implemented TLM methodologies to perform integrated analysis of high dimensional multi-omic data in the R package ProjectoR.</w:t>
      </w:r>
      <w:r>
        <w:br/>
        <w:t xml:space="preserve">   </w:t>
      </w:r>
      <w:r>
        <w:tab/>
        <w:t>ProjectoR uses relationships defined within a given data set, to interrogate related biological phenom</w:t>
      </w:r>
      <w:r>
        <w:t>ena in an new data set. Importantly, ProjectoR is agnostic to the source or type of basis vectors (e.g. principal components, metagenes, modules, latent spaces, etc). Instead ProjectoR uses the weights of these learned vectors across features from one data</w:t>
      </w:r>
      <w:r>
        <w:t>set to establish a feature representation on a target dataset. In this manner, basis vectors corresponding to meaningful biological variation can be compared directly, independe</w:t>
      </w:r>
      <w:bookmarkStart w:id="1" w:name="_GoBack"/>
      <w:bookmarkEnd w:id="1"/>
      <w:r>
        <w:t>nt of laboratory of origin or technical artifacts. Projection of artifactual ba</w:t>
      </w:r>
      <w:r>
        <w:t>sis vectors, corresponding to technical sources of error in the test dataset, result in little to no information content when projected into the target set. Conversely, biological basis vectors stratify samples consistent with their underlying biological p</w:t>
      </w:r>
      <w:r>
        <w:t>rocesses. Furthermore, basis vectors learned by independent methods on disparate training sets can be projected into a common test dataset and directly compared. We propose to adapt these TLMs to enable rapid comparisons of multiple data types, bulk and si</w:t>
      </w:r>
      <w:r>
        <w:t>ngle cell library preparation techniques, developmental time, sex, cell types, and even across species in a well characterized model system that provides an ideal setting to compare. Additionally as part of an open collaborative network, we propose here to</w:t>
      </w:r>
      <w:r>
        <w:t xml:space="preserve"> develop and extend ProjectoR as a statistical framework to evaluate and compare basis vectors learned from disparate algorithms. </w:t>
      </w:r>
    </w:p>
    <w:p w14:paraId="2990F4D8" w14:textId="77777777" w:rsidR="00221104" w:rsidRDefault="00221104">
      <w:pPr>
        <w:ind w:firstLine="720"/>
        <w:jc w:val="both"/>
      </w:pPr>
    </w:p>
    <w:p w14:paraId="390DB8B8" w14:textId="77777777" w:rsidR="00221104" w:rsidRDefault="008E3AC2">
      <w:pPr>
        <w:pStyle w:val="Heading3"/>
      </w:pPr>
      <w:bookmarkStart w:id="2" w:name="_xlewywc6ixe" w:colFirst="0" w:colLast="0"/>
      <w:bookmarkEnd w:id="2"/>
      <w:r>
        <w:t>Project aims, and how they address program goals</w:t>
      </w:r>
    </w:p>
    <w:p w14:paraId="5E7431CD" w14:textId="5EA6064E" w:rsidR="00221104" w:rsidRDefault="008E3AC2">
      <w:r>
        <w:rPr>
          <w:i/>
          <w:u w:val="single"/>
        </w:rPr>
        <w:t>Our overall aim</w:t>
      </w:r>
      <w:r>
        <w:t xml:space="preserve"> for this proposed project is to provide a statistical frame</w:t>
      </w:r>
      <w:r>
        <w:t>work and benchmark datasets to compare methods for identification of basis vectors from single cell data, and determine the biological or artefactual relev</w:t>
      </w:r>
      <w:r w:rsidR="00F77417">
        <w:t>ance of these vectors in a well-</w:t>
      </w:r>
      <w:r>
        <w:t>studied mammalian system. We will expand ProjectoR to explore pattern</w:t>
      </w:r>
      <w:r>
        <w:t xml:space="preserve"> use/reuse at the scale of the HCA with minimal computational effort. Specifically, we will address several of the project goals by 1) developing tools to extract and analyze data organized by genes, cells, or tissues of interest, 2) supporting analytical </w:t>
      </w:r>
      <w:r>
        <w:t>methods and machine learning approaches, 3) generating curated benchmark datasets, and experimental datasets that directly address computationally-guided questions in quality control, reproducibility, or multimodal integration, and 4) developing new comput</w:t>
      </w:r>
      <w:r>
        <w:t>ational approaches comparing and normalizing genomic and imaging data across assays, subjects, and species.</w:t>
      </w:r>
    </w:p>
    <w:p w14:paraId="2AA75FD6" w14:textId="77777777" w:rsidR="00221104" w:rsidRDefault="008E3AC2">
      <w:r>
        <w:tab/>
      </w:r>
    </w:p>
    <w:p w14:paraId="721470D4" w14:textId="77777777" w:rsidR="00221104" w:rsidRDefault="008E3AC2">
      <w:pPr>
        <w:jc w:val="both"/>
      </w:pPr>
      <w:r>
        <w:rPr>
          <w:b/>
        </w:rPr>
        <w:t>Aim</w:t>
      </w:r>
      <w:r>
        <w:rPr>
          <w:b/>
        </w:rPr>
        <w:t xml:space="preserve"> I: </w:t>
      </w:r>
      <w:r>
        <w:rPr>
          <w:i/>
        </w:rPr>
        <w:t xml:space="preserve">Extending our existing benchmark single cell RNA-Seq datasets of the developing retina across library techniques, developmental stages, </w:t>
      </w:r>
      <w:r>
        <w:rPr>
          <w:i/>
        </w:rPr>
        <w:t xml:space="preserve">and species. </w:t>
      </w:r>
      <w:r>
        <w:t xml:space="preserve">Thus, allowing for both discrete cell type identification at </w:t>
      </w:r>
      <w:r>
        <w:lastRenderedPageBreak/>
        <w:t>multiple hierarchical levels, as well as continuous properties such as pseudotemporal, pseudo-spatial, differentiation state and progenitor competency.</w:t>
      </w:r>
    </w:p>
    <w:p w14:paraId="153957ED" w14:textId="6D8B9C25" w:rsidR="00221104" w:rsidRDefault="008E3AC2">
      <w:pPr>
        <w:numPr>
          <w:ilvl w:val="0"/>
          <w:numId w:val="4"/>
        </w:numPr>
        <w:contextualSpacing/>
        <w:jc w:val="both"/>
      </w:pPr>
      <w:r>
        <w:t>We will extend our current cat</w:t>
      </w:r>
      <w:r>
        <w:t>alog of mouse retina single cell data to include sci-RNA-Seq</w:t>
      </w:r>
      <w:r w:rsidR="00F77417">
        <w:fldChar w:fldCharType="begin"/>
      </w:r>
      <w:r>
        <w:instrText xml:space="preserve"> ADDIN PAPERS2_CITATIONS &lt;citation&gt;&lt;uuid&gt;9FFDC13F-2993-490B-B126-43995C30C14B&lt;/uuid&gt;&lt;priority&gt;0&lt;/priority&gt;&lt;publications&gt;&lt;publication&gt;&lt;uuid&gt;C85A229A-8F3C-4B53-85CE-2CFF189456F4&lt;/uuid&gt;&lt;volume&gt;357&lt;/volume&gt;&lt;accepted_date&gt;99201707191200000000222000&lt;/accepted_date&gt;&lt;doi&gt;10.1126/science.aam8940&lt;/doi&gt;&lt;startpage&gt;661&lt;/startpage&gt;&lt;revision_date&gt;99201705121200000000222000&lt;/revision_date&gt;&lt;publication_date&gt;99201708181200000000222000&lt;/publication_date&gt;&lt;url&gt;http://www.sciencemag.org/lookup/doi/10.1126/science.aam8940&lt;/url&gt;&lt;type&gt;400&lt;/type&gt;&lt;title&gt;Comprehensive single-cell transcriptional profiling of a multicellular organism.&lt;/title&gt;&lt;submission_date&gt;99201702011200000000222000&lt;/submission_date&gt;&lt;number&gt;6352&lt;/number&gt;&lt;institution&gt;Department of Genome Sciences, University of Washington, Seattle, WA, USA.&lt;/institution&gt;&lt;subtype&gt;400&lt;/subtype&gt;&lt;endpage&gt;667&lt;/endpage&gt;&lt;bundle&gt;&lt;publication&gt;&lt;publisher&gt;American Association for the Advancement of Science&lt;/publisher&gt;&lt;url&gt;http://www.sciencemag.org&lt;/url&gt;&lt;title&gt;Science&lt;/title&gt;&lt;type&gt;-100&lt;/type&gt;&lt;subtype&gt;-100&lt;/subtype&gt;&lt;uuid&gt;51EE2081-9DE9-4484-A1A8-43F675FD9917&lt;/uuid&gt;&lt;/publication&gt;&lt;/bundle&gt;&lt;authors&gt;&lt;author&gt;&lt;firstName&gt;Junyue&lt;/firstName&gt;&lt;lastName&gt;Cao&lt;/lastName&gt;&lt;/author&gt;&lt;author&gt;&lt;firstName&gt;Jonathan&lt;/firstName&gt;&lt;middleNames&gt;S&lt;/middleNames&gt;&lt;lastName&gt;Packer&lt;/lastName&gt;&lt;/author&gt;&lt;author&gt;&lt;firstName&gt;Vijay&lt;/firstName&gt;&lt;lastName&gt;Ramani&lt;/lastName&gt;&lt;/author&gt;&lt;author&gt;&lt;firstName&gt;Darren&lt;/firstName&gt;&lt;middleNames&gt;A&lt;/middleNames&gt;&lt;lastName&gt;Cusanovich&lt;/lastName&gt;&lt;/author&gt;&lt;author&gt;&lt;firstName&gt;Chau&lt;/firstName&gt;&lt;lastName&gt;Huynh&lt;/lastName&gt;&lt;/author&gt;&lt;author&gt;&lt;firstName&gt;Riza&lt;/firstName&gt;&lt;lastName&gt;Daza&lt;/lastName&gt;&lt;/author&gt;&lt;author&gt;&lt;firstName&gt;Xiaojie&lt;/firstName&gt;&lt;lastName&gt;Qiu&lt;/lastName&gt;&lt;/author&gt;&lt;author&gt;&lt;firstName&gt;Choli&lt;/firstName&gt;&lt;lastName&gt;Lee&lt;/lastName&gt;&lt;/author&gt;&lt;author&gt;&lt;firstName&gt;Scott&lt;/firstName&gt;&lt;middleNames&gt;N&lt;/middleNames&gt;&lt;lastName&gt;Furlan&lt;/lastName&gt;&lt;/author&gt;&lt;author&gt;&lt;firstName&gt;Frank&lt;/firstName&gt;&lt;middleNames&gt;J&lt;/middleNames&gt;&lt;lastName&gt;Steemers&lt;/lastName&gt;&lt;/author&gt;&lt;author&gt;&lt;firstName&gt;Andrew&lt;/firstName&gt;&lt;lastName&gt;Adey&lt;/lastName&gt;&lt;/author&gt;&lt;author&gt;&lt;firstName&gt;Robert&lt;/firstName&gt;&lt;middleNames&gt;H&lt;/middleNames&gt;&lt;lastName&gt;Waterston&lt;/lastName&gt;&lt;/author&gt;&lt;author&gt;&lt;firstName&gt;Cole&lt;/firstName&gt;&lt;lastName&gt;Trapnell&lt;/lastName&gt;&lt;/author&gt;&lt;author&gt;&lt;firstName&gt;Jay&lt;/firstName&gt;&lt;lastName&gt;Shendure&lt;/lastName&gt;&lt;/author&gt;&lt;/authors&gt;&lt;/publication&gt;&lt;/publications&gt;&lt;cites&gt;&lt;/cites&gt;&lt;/citation&gt;</w:instrText>
      </w:r>
      <w:r w:rsidR="00F77417">
        <w:fldChar w:fldCharType="separate"/>
      </w:r>
      <w:r>
        <w:rPr>
          <w:vertAlign w:val="superscript"/>
          <w:lang w:val="en-US"/>
        </w:rPr>
        <w:t>3</w:t>
      </w:r>
      <w:r w:rsidR="00F77417">
        <w:fldChar w:fldCharType="end"/>
      </w:r>
      <w:r>
        <w:t xml:space="preserve"> ( and sci-nucRNA-Seq in mouse developing retina.  </w:t>
      </w:r>
    </w:p>
    <w:p w14:paraId="53EEC995" w14:textId="77777777" w:rsidR="00221104" w:rsidRDefault="008E3AC2">
      <w:pPr>
        <w:numPr>
          <w:ilvl w:val="0"/>
          <w:numId w:val="4"/>
        </w:numPr>
        <w:contextualSpacing/>
        <w:jc w:val="both"/>
      </w:pPr>
      <w:r>
        <w:t>Bulk RNA-Seq and single cell sci-RNA-Seq in human postmortem tissue</w:t>
      </w:r>
    </w:p>
    <w:p w14:paraId="0AB83299" w14:textId="77777777" w:rsidR="00221104" w:rsidRDefault="008E3AC2">
      <w:pPr>
        <w:numPr>
          <w:ilvl w:val="0"/>
          <w:numId w:val="4"/>
        </w:numPr>
        <w:contextualSpacing/>
        <w:jc w:val="both"/>
      </w:pPr>
      <w:r>
        <w:t>To evaluate the potential for cross-species basis vector comparison, we will</w:t>
      </w:r>
      <w:r>
        <w:t xml:space="preserve"> use ProjectoR to project developing mouse retina basis vectors into publicly available and newly generated human single-cell RNA-seq and ATAC-seq datasets.</w:t>
      </w:r>
    </w:p>
    <w:p w14:paraId="5779C669" w14:textId="77777777" w:rsidR="00221104" w:rsidRDefault="008E3AC2">
      <w:pPr>
        <w:numPr>
          <w:ilvl w:val="1"/>
          <w:numId w:val="3"/>
        </w:numPr>
        <w:contextualSpacing/>
        <w:jc w:val="both"/>
      </w:pPr>
      <w:r>
        <w:t>Determine whether basis vectors learned in mouse retina, can identify human cells undergoing simila</w:t>
      </w:r>
      <w:r>
        <w:t>r biological processes.</w:t>
      </w:r>
    </w:p>
    <w:p w14:paraId="75BD9823" w14:textId="77777777" w:rsidR="00221104" w:rsidRDefault="00221104">
      <w:pPr>
        <w:jc w:val="both"/>
      </w:pPr>
    </w:p>
    <w:p w14:paraId="0582696F" w14:textId="77777777" w:rsidR="00221104" w:rsidRDefault="008E3AC2">
      <w:pPr>
        <w:jc w:val="both"/>
        <w:rPr>
          <w:i/>
        </w:rPr>
      </w:pPr>
      <w:r>
        <w:rPr>
          <w:b/>
        </w:rPr>
        <w:t>Aim I</w:t>
      </w:r>
      <w:ins w:id="3" w:author="Loyal Goff" w:date="2017-08-27T09:42:00Z">
        <w:r>
          <w:rPr>
            <w:b/>
          </w:rPr>
          <w:t>I</w:t>
        </w:r>
      </w:ins>
      <w:r>
        <w:rPr>
          <w:b/>
        </w:rPr>
        <w:t>:</w:t>
      </w:r>
      <w:r>
        <w:t xml:space="preserve"> </w:t>
      </w:r>
      <w:r>
        <w:rPr>
          <w:i/>
        </w:rPr>
        <w:t>To benchmark ProjectoR using basis vectors (models) from developing mouse and human retina learned from tools across collaborative network</w:t>
      </w:r>
    </w:p>
    <w:p w14:paraId="77137E65" w14:textId="77777777" w:rsidR="00221104" w:rsidRDefault="008E3AC2">
      <w:pPr>
        <w:numPr>
          <w:ilvl w:val="0"/>
          <w:numId w:val="5"/>
        </w:numPr>
        <w:contextualSpacing/>
        <w:jc w:val="both"/>
      </w:pPr>
      <w:r>
        <w:t>Evaluate ProjectoR performance on output from various collaborative network models</w:t>
      </w:r>
    </w:p>
    <w:p w14:paraId="41E4D5F0" w14:textId="77777777" w:rsidR="00221104" w:rsidRDefault="008E3AC2">
      <w:pPr>
        <w:numPr>
          <w:ilvl w:val="1"/>
          <w:numId w:val="5"/>
        </w:numPr>
        <w:contextualSpacing/>
        <w:jc w:val="both"/>
      </w:pPr>
      <w:r>
        <w:t>B</w:t>
      </w:r>
      <w:r>
        <w:t>enchmark computation speed on projections in exponentially scaled data sets with corresponding increases in dimensionality and complexity of data</w:t>
      </w:r>
    </w:p>
    <w:p w14:paraId="02F02BBD" w14:textId="77777777" w:rsidR="00221104" w:rsidRDefault="008E3AC2">
      <w:pPr>
        <w:numPr>
          <w:ilvl w:val="1"/>
          <w:numId w:val="5"/>
        </w:numPr>
        <w:contextualSpacing/>
        <w:jc w:val="both"/>
      </w:pPr>
      <w:r>
        <w:t>Using benchmark datasets and a priori knowledge we will access accuracy of biological assignments of basis usi</w:t>
      </w:r>
      <w:r>
        <w:t xml:space="preserve">ng metrics of sensitivity and specificity of projections to evaluate statistical power </w:t>
      </w:r>
    </w:p>
    <w:p w14:paraId="52CA9314" w14:textId="77777777" w:rsidR="00221104" w:rsidRDefault="008E3AC2">
      <w:pPr>
        <w:numPr>
          <w:ilvl w:val="0"/>
          <w:numId w:val="5"/>
        </w:numPr>
        <w:contextualSpacing/>
        <w:jc w:val="both"/>
      </w:pPr>
      <w:r>
        <w:t>Identification of technical vs biological models and QC of individual cells via models</w:t>
      </w:r>
    </w:p>
    <w:p w14:paraId="4079408F" w14:textId="77777777" w:rsidR="00221104" w:rsidRDefault="00221104">
      <w:pPr>
        <w:jc w:val="both"/>
      </w:pPr>
    </w:p>
    <w:p w14:paraId="06AE73B6" w14:textId="77777777" w:rsidR="00221104" w:rsidRDefault="008E3AC2">
      <w:pPr>
        <w:jc w:val="both"/>
        <w:rPr>
          <w:i/>
        </w:rPr>
      </w:pPr>
      <w:r>
        <w:rPr>
          <w:b/>
        </w:rPr>
        <w:t>Aim III:</w:t>
      </w:r>
      <w:r>
        <w:t xml:space="preserve"> </w:t>
      </w:r>
      <w:r>
        <w:rPr>
          <w:i/>
        </w:rPr>
        <w:t>To develop model comparison statistics, pathway enrichment testing, and</w:t>
      </w:r>
      <w:r>
        <w:rPr>
          <w:i/>
        </w:rPr>
        <w:t xml:space="preserve"> novel basis vector visualizations in ProjectoR</w:t>
      </w:r>
    </w:p>
    <w:p w14:paraId="6D99C4B6" w14:textId="77777777" w:rsidR="00221104" w:rsidRDefault="008E3AC2">
      <w:pPr>
        <w:numPr>
          <w:ilvl w:val="0"/>
          <w:numId w:val="1"/>
        </w:numPr>
        <w:contextualSpacing/>
        <w:jc w:val="both"/>
      </w:pPr>
      <w:r>
        <w:t xml:space="preserve">Compare collaborative network analytical tools using ProjectoR projections on benchmark datasets to highlight optimal usage for specific biological questions </w:t>
      </w:r>
    </w:p>
    <w:p w14:paraId="3F1C71C7" w14:textId="77777777" w:rsidR="00221104" w:rsidRDefault="008E3AC2">
      <w:pPr>
        <w:numPr>
          <w:ilvl w:val="1"/>
          <w:numId w:val="1"/>
        </w:numPr>
        <w:contextualSpacing/>
        <w:jc w:val="both"/>
      </w:pPr>
      <w:r>
        <w:t>S</w:t>
      </w:r>
      <w:r>
        <w:t>pecifically develop a statistical framework to test for discrimination of major celltypes or lineages by a given pattern, and develop tools to identify technical artifact patterns.</w:t>
      </w:r>
    </w:p>
    <w:p w14:paraId="4145BC47" w14:textId="77777777" w:rsidR="00221104" w:rsidRDefault="008E3AC2">
      <w:pPr>
        <w:numPr>
          <w:ilvl w:val="0"/>
          <w:numId w:val="3"/>
        </w:numPr>
        <w:contextualSpacing/>
        <w:jc w:val="both"/>
      </w:pPr>
      <w:r>
        <w:t>Develop ProjectoR visualizations to explore shared biological features acro</w:t>
      </w:r>
      <w:r>
        <w:t>ss benchmark datasets, as well as public and published single cell RNA-Seq datasets to create comprehensive model via projection.  (e.g. PCA as example)</w:t>
      </w:r>
    </w:p>
    <w:p w14:paraId="2B54D998" w14:textId="77777777" w:rsidR="00221104" w:rsidRDefault="00221104">
      <w:pPr>
        <w:jc w:val="both"/>
      </w:pPr>
    </w:p>
    <w:p w14:paraId="712C61F9" w14:textId="77777777" w:rsidR="00221104" w:rsidRDefault="008E3AC2">
      <w:pPr>
        <w:pStyle w:val="Heading3"/>
      </w:pPr>
      <w:bookmarkStart w:id="4" w:name="_lek2askoqn1t" w:colFirst="0" w:colLast="0"/>
      <w:bookmarkEnd w:id="4"/>
      <w:r>
        <w:t>Prior contributions in this area and preliminary results</w:t>
      </w:r>
    </w:p>
    <w:p w14:paraId="4EB791C8" w14:textId="77777777" w:rsidR="00221104" w:rsidRDefault="002F1DBF">
      <w:pPr>
        <w:ind w:firstLine="720"/>
        <w:jc w:val="both"/>
      </w:pPr>
      <w:r>
        <w:rPr>
          <w:noProof/>
          <w:lang w:val="en-US"/>
        </w:rPr>
        <w:drawing>
          <wp:anchor distT="0" distB="0" distL="114300" distR="114300" simplePos="0" relativeHeight="251658240" behindDoc="0" locked="0" layoutInCell="1" allowOverlap="1" wp14:anchorId="4C00AD62" wp14:editId="510853FB">
            <wp:simplePos x="0" y="0"/>
            <wp:positionH relativeFrom="column">
              <wp:posOffset>-67310</wp:posOffset>
            </wp:positionH>
            <wp:positionV relativeFrom="paragraph">
              <wp:posOffset>149860</wp:posOffset>
            </wp:positionV>
            <wp:extent cx="3966845" cy="2931160"/>
            <wp:effectExtent l="0" t="0" r="0" b="0"/>
            <wp:wrapTight wrapText="bothSides">
              <wp:wrapPolygon edited="0">
                <wp:start x="0" y="0"/>
                <wp:lineTo x="0" y="21338"/>
                <wp:lineTo x="21437" y="21338"/>
                <wp:lineTo x="21437" y="0"/>
                <wp:lineTo x="0" y="0"/>
              </wp:wrapPolygon>
            </wp:wrapTight>
            <wp:docPr id="1" name="image4.jpg" descr="Retina_Sample_Info.jpg"/>
            <wp:cNvGraphicFramePr/>
            <a:graphic xmlns:a="http://schemas.openxmlformats.org/drawingml/2006/main">
              <a:graphicData uri="http://schemas.openxmlformats.org/drawingml/2006/picture">
                <pic:pic xmlns:pic="http://schemas.openxmlformats.org/drawingml/2006/picture">
                  <pic:nvPicPr>
                    <pic:cNvPr id="0" name="image4.jpg" descr="Retina_Sample_Info.jpg"/>
                    <pic:cNvPicPr preferRelativeResize="0"/>
                  </pic:nvPicPr>
                  <pic:blipFill>
                    <a:blip r:embed="rId5" cstate="print">
                      <a:extLst>
                        <a:ext uri="{28A0092B-C50C-407E-A947-70E740481C1C}">
                          <a14:useLocalDpi xmlns:a14="http://schemas.microsoft.com/office/drawing/2010/main" val="0"/>
                        </a:ext>
                      </a:extLst>
                    </a:blip>
                    <a:srcRect/>
                    <a:stretch>
                      <a:fillRect/>
                    </a:stretch>
                  </pic:blipFill>
                  <pic:spPr>
                    <a:xfrm>
                      <a:off x="0" y="0"/>
                      <a:ext cx="3966845" cy="2931160"/>
                    </a:xfrm>
                    <a:prstGeom prst="rect">
                      <a:avLst/>
                    </a:prstGeom>
                    <a:ln/>
                  </pic:spPr>
                </pic:pic>
              </a:graphicData>
            </a:graphic>
            <wp14:sizeRelH relativeFrom="page">
              <wp14:pctWidth>0</wp14:pctWidth>
            </wp14:sizeRelH>
            <wp14:sizeRelV relativeFrom="page">
              <wp14:pctHeight>0</wp14:pctHeight>
            </wp14:sizeRelV>
          </wp:anchor>
        </w:drawing>
      </w:r>
      <w:r w:rsidR="008E3AC2">
        <w:t xml:space="preserve">We developed the ProjectoR package to enable </w:t>
      </w:r>
      <w:r w:rsidR="008E3AC2">
        <w:t xml:space="preserve">rapid transfer learning of basis vectors from one biological dataset into another. </w:t>
      </w:r>
      <w:r w:rsidR="008E3AC2">
        <w:t>On top of the generic function, the base projectoR function is currently coded for regress</w:t>
      </w:r>
      <w:r w:rsidR="008E3AC2">
        <w:t>ion, PCA</w:t>
      </w:r>
      <w:r w:rsidR="008E3AC2">
        <w:t>, CoGA</w:t>
      </w:r>
      <w:r w:rsidR="008E3AC2">
        <w:t xml:space="preserve">PS, and clustering derived (via Cluster2pattern) basis vectors.  The </w:t>
      </w:r>
      <w:r w:rsidR="008E3AC2">
        <w:t>ProjectoR package currently contains statistics to evaluate cluster/set overlap (intersectoR), methods to further transform learned vectors to more accurately reflect biology (rotatoR), evaluate correlation (correlateR), and standardize gene composition/ f</w:t>
      </w:r>
      <w:r w:rsidR="008E3AC2">
        <w:t xml:space="preserve">eature mapping across datasets (geneMatchR). </w:t>
      </w:r>
    </w:p>
    <w:p w14:paraId="7360771A" w14:textId="77777777" w:rsidR="00221104" w:rsidRDefault="008E3AC2">
      <w:pPr>
        <w:ind w:firstLine="720"/>
        <w:jc w:val="both"/>
      </w:pPr>
      <w:r>
        <w:t>W</w:t>
      </w:r>
      <w:r>
        <w:t xml:space="preserve">e have in parallel established a compendium of RNA-Seq libraries (bulk and </w:t>
      </w:r>
      <w:r>
        <w:lastRenderedPageBreak/>
        <w:t xml:space="preserve">single-cell) from dissociated mouse retina at various time points using different library preparation techniques </w:t>
      </w:r>
      <w:r>
        <w:t>(Table 1)</w:t>
      </w:r>
      <w:r>
        <w:t>.</w:t>
      </w:r>
      <w:r>
        <w:t xml:space="preserve"> Leveraging</w:t>
      </w:r>
      <w:r>
        <w:t xml:space="preserve"> our existing catalog of bulk and single-cell RNA-Seq data from the developing mouse retina (Table 1; described below), we identified 18 basis corresponding to both biologically meaningful patterns of gene expression, batch-specific effects, and sources of</w:t>
      </w:r>
      <w:r>
        <w:t xml:space="preserve"> technical variation. Gene-weights were projected into 10x single-cell RNA-Seq. Projection of  &gt;120,000 cells took 55.5 seconds. Using these projections, we identified lineage-specific patterns of gene expression (Figure 1B-C), as well as patterns both cor</w:t>
      </w:r>
      <w:r>
        <w:t>related and anticorrelated with developmental age (Figure 1D-E). Importantly, modules corresponding to technical artifacts demonstrated no enrichment across cells.</w:t>
      </w:r>
    </w:p>
    <w:p w14:paraId="56C60B4B" w14:textId="77777777" w:rsidR="00221104" w:rsidRDefault="008E3AC2">
      <w:pPr>
        <w:jc w:val="both"/>
      </w:pPr>
      <w:r>
        <w:tab/>
      </w:r>
    </w:p>
    <w:p w14:paraId="06AC16FD" w14:textId="77777777" w:rsidR="00221104" w:rsidRDefault="008E3AC2">
      <w:pPr>
        <w:pStyle w:val="Heading3"/>
      </w:pPr>
      <w:bookmarkStart w:id="5" w:name="_g7jipy9xffx" w:colFirst="0" w:colLast="0"/>
      <w:bookmarkEnd w:id="5"/>
      <w:r>
        <w:t>Proposed work and deliverables</w:t>
      </w:r>
    </w:p>
    <w:p w14:paraId="12FA9A1D" w14:textId="77777777" w:rsidR="00221104" w:rsidRDefault="008E3AC2">
      <w:pPr>
        <w:jc w:val="both"/>
      </w:pPr>
      <w:r>
        <w:t>We will develop and extend ProjectoR to compare single-cell</w:t>
      </w:r>
      <w:r>
        <w:t xml:space="preserve"> RNA-sequencing data generated through the HCA project, as well as other single-cell data types (e.g. proteomics, chromatin, and metabolomic data). We will provide definitive benchmarking utilities for analysis at the scale of the HCA. </w:t>
      </w:r>
    </w:p>
    <w:p w14:paraId="32F718D6" w14:textId="255638C1" w:rsidR="00221104" w:rsidRDefault="008E3AC2">
      <w:pPr>
        <w:pStyle w:val="Heading3"/>
        <w:ind w:firstLine="720"/>
      </w:pPr>
      <w:bookmarkStart w:id="6" w:name="_i7ge9gxm5rcc" w:colFirst="0" w:colLast="0"/>
      <w:bookmarkEnd w:id="6"/>
      <w:r>
        <w:rPr>
          <w:b w:val="0"/>
          <w:i w:val="0"/>
        </w:rPr>
        <w:t>Benchmarking Projec</w:t>
      </w:r>
      <w:r>
        <w:rPr>
          <w:b w:val="0"/>
          <w:i w:val="0"/>
        </w:rPr>
        <w:t xml:space="preserve">toR using existing matched bulk RNA-Seq, two sources of single-cell RNA-Seq data from the developing retina,  we will learn basis vectors from these data, in conjunction with our collaborative network of investigators  (Fertig, Greene, Patro) </w:t>
      </w:r>
      <w:r w:rsidR="00F77417">
        <w:rPr>
          <w:b w:val="0"/>
          <w:i w:val="0"/>
        </w:rPr>
        <w:fldChar w:fldCharType="begin"/>
      </w:r>
      <w:r>
        <w:rPr>
          <w:b w:val="0"/>
          <w:i w:val="0"/>
        </w:rPr>
        <w:instrText xml:space="preserve"> ADDIN PAPERS2_CITATIONS &lt;citation&gt;&lt;uuid&gt;F7F8CBFF-E774-4673-AFD2-6F02C77320A6&lt;/uuid&gt;&lt;priority&gt;1&lt;/priority&gt;&lt;publications&gt;&lt;publication&gt;&lt;uuid&gt;057ECB87-DE83-4F28-ACD9-BF1A27A4FFEF&lt;/uuid&gt;&lt;volume&gt;26&lt;/volume&gt;&lt;doi&gt;10.1093/bioinformatics/btq503&lt;/doi&gt;&lt;startpage&gt;2792&lt;/startpage&gt;&lt;publication_date&gt;99201011011200000000222000&lt;/publication_date&gt;&lt;url&gt;https://academic.oup.com/bioinformatics/article-lookup/doi/10.1093/bioinformatics/btq503&lt;/url&gt;&lt;type&gt;400&lt;/type&gt;&lt;title&gt;CoGAPS: an R/C++ package to identify patterns and biological process activity in transcriptomic data.&lt;/title&gt;&lt;institution&gt;Department of Oncology and Division of Oncology, Biostatistics and Bioinformatics, Sidney Kimmel Comprehensive Cancer Center, School of Medicine, Johns Hopkins University, Baltimore, MD 21205, USA. ejfertig@jhmi.edu&lt;/institution&gt;&lt;number&gt;21&lt;/number&gt;&lt;subtype&gt;400&lt;/subtype&gt;&lt;endpage&gt;2793&lt;/endpage&gt;&lt;bundle&gt;&lt;publication&gt;&lt;publisher&gt;Oxford University Press&lt;/publisher&gt;&lt;title&gt;Bioinformatics&lt;/title&gt;&lt;type&gt;-100&lt;/type&gt;&lt;subtype&gt;-100&lt;/subtype&gt;&lt;uuid&gt;A3EFB26D-8198-4221-8515-6D5147C2901E&lt;/uuid&gt;&lt;/publication&gt;&lt;/bundle&gt;&lt;authors&gt;&lt;author&gt;&lt;firstName&gt;Elana&lt;/firstName&gt;&lt;middleNames&gt;J&lt;/middleNames&gt;&lt;lastName&gt;Fertig&lt;/lastName&gt;&lt;/author&gt;&lt;author&gt;&lt;firstName&gt;Jie&lt;/firstName&gt;&lt;lastName&gt;Ding&lt;/lastName&gt;&lt;/author&gt;&lt;author&gt;&lt;firstName&gt;Alexander&lt;/firstName&gt;&lt;middleNames&gt;V&lt;/middleNames&gt;&lt;lastName&gt;Favorov&lt;/lastName&gt;&lt;/author&gt;&lt;author&gt;&lt;firstName&gt;Giovanni&lt;/firstName&gt;&lt;lastName&gt;Parmigiani&lt;/lastName&gt;&lt;/author&gt;&lt;author&gt;&lt;firstName&gt;Michael&lt;/firstName&gt;&lt;middleNames&gt;F&lt;/middleNames&gt;&lt;lastName&gt;Ochs&lt;/lastName&gt;&lt;/author&gt;&lt;/authors&gt;&lt;/publication&gt;&lt;/publications&gt;&lt;cites&gt;&lt;/cites&gt;&lt;/citation&gt;</w:instrText>
      </w:r>
      <w:r w:rsidR="00F77417">
        <w:rPr>
          <w:b w:val="0"/>
          <w:i w:val="0"/>
        </w:rPr>
        <w:fldChar w:fldCharType="separate"/>
      </w:r>
      <w:r>
        <w:rPr>
          <w:vertAlign w:val="superscript"/>
          <w:lang w:val="en-US"/>
        </w:rPr>
        <w:t>4</w:t>
      </w:r>
      <w:r w:rsidR="00F77417">
        <w:rPr>
          <w:b w:val="0"/>
          <w:i w:val="0"/>
        </w:rPr>
        <w:fldChar w:fldCharType="end"/>
      </w:r>
      <w:r>
        <w:rPr>
          <w:b w:val="0"/>
          <w:i w:val="0"/>
        </w:rPr>
        <w:t xml:space="preserve">, </w:t>
      </w:r>
      <w:r w:rsidR="00F77417">
        <w:rPr>
          <w:b w:val="0"/>
          <w:i w:val="0"/>
        </w:rPr>
        <w:fldChar w:fldCharType="begin"/>
      </w:r>
      <w:r>
        <w:rPr>
          <w:b w:val="0"/>
          <w:i w:val="0"/>
        </w:rPr>
        <w:instrText xml:space="preserve"> ADDIN PAPERS2_CITATIONS &lt;citation&gt;&lt;uuid&gt;ABDB444B-BBBE-49B9-95C4-8594C28C1C1B&lt;/uuid&gt;&lt;priority&gt;0&lt;/priority&gt;&lt;publications&gt;&lt;publication&gt;&lt;uuid&gt;03740C28-9402-4EF8-BA36-403A8E69DED5&lt;/uuid&gt;&lt;volume&gt;13&lt;/volume&gt;&lt;accepted_date&gt;99201203221200000000222000&lt;/accepted_date&gt;&lt;doi&gt;10.1186/1471-2164-13-160&lt;/doi&gt;&lt;startpage&gt;160&lt;/startpage&gt;&lt;publication_date&gt;99201205011200000000222000&lt;/publication_date&gt;&lt;url&gt;http://bmcgenomics.biomedcentral.com/articles/10.1186/1471-2164-13-160&lt;/url&gt;&lt;type&gt;400&lt;/type&gt;&lt;title&gt;Gene expression signatures modulated by epidermal growth factor receptor activation and their relationship to cetuximab resistance in head and neck squamous cell carcinoma.&lt;/title&gt;&lt;publisher&gt;BioMed Central&lt;/publisher&gt;&lt;submission_date&gt;99201110241200000000222000&lt;/submission_date&gt;&lt;number&gt;1&lt;/number&gt;&lt;institution&gt;Department of Oncology, Sidney Kimmel Comprehensive Cancer Center, School of Medicine, Johns Hopkins University, Baltimore, MD, USA. ejfertig@jhmi.edu&lt;/institution&gt;&lt;subtype&gt;400&lt;/subtype&gt;&lt;bundle&gt;&lt;publication&gt;&lt;title&gt;BMC genomics&lt;/title&gt;&lt;type&gt;-100&lt;/type&gt;&lt;subtype&gt;-100&lt;/subtype&gt;&lt;uuid&gt;4F88FDDD-3204-4564-853B-BC1DEBADD8B8&lt;/uuid&gt;&lt;/publication&gt;&lt;/bundle&gt;&lt;authors&gt;&lt;author&gt;&lt;firstName&gt;Elana&lt;/firstName&gt;&lt;middleNames&gt;J&lt;/middleNames&gt;&lt;lastName&gt;Fertig&lt;/lastName&gt;&lt;/author&gt;&lt;author&gt;&lt;firstName&gt;Qing&lt;/firstName&gt;&lt;lastName&gt;Ren&lt;/lastName&gt;&lt;/author&gt;&lt;author&gt;&lt;firstName&gt;Haixia&lt;/firstName&gt;&lt;lastName&gt;Cheng&lt;/lastName&gt;&lt;/author&gt;&lt;author&gt;&lt;firstName&gt;Hiromitsu&lt;/firstName&gt;&lt;lastName&gt;Hatakeyama&lt;/lastName&gt;&lt;/author&gt;&lt;author&gt;&lt;firstName&gt;Adam&lt;/firstName&gt;&lt;middleNames&gt;P&lt;/middleNames&gt;&lt;lastName&gt;Dicker&lt;/lastName&gt;&lt;/author&gt;&lt;author&gt;&lt;firstName&gt;Ulrich&lt;/firstName&gt;&lt;lastName&gt;Rodeck&lt;/lastName&gt;&lt;/author&gt;&lt;author&gt;&lt;firstName&gt;Michael&lt;/firstName&gt;&lt;lastName&gt;Considine&lt;/lastName&gt;&lt;/author&gt;&lt;author&gt;&lt;firstName&gt;Michael&lt;/firstName&gt;&lt;middleNames&gt;F&lt;/middleNames&gt;&lt;lastName&gt;Ochs&lt;/lastName&gt;&lt;/author&gt;&lt;author&gt;&lt;firstName&gt;Christine&lt;/firstName&gt;&lt;middleNames&gt;H&lt;/middleNames&gt;&lt;lastName&gt;Chung&lt;/lastName&gt;&lt;/author&gt;&lt;/authors&gt;&lt;/publication&gt;&lt;/publications&gt;&lt;cites&gt;&lt;/cites&gt;&lt;/citation&gt;</w:instrText>
      </w:r>
      <w:r w:rsidR="00F77417">
        <w:rPr>
          <w:b w:val="0"/>
          <w:i w:val="0"/>
        </w:rPr>
        <w:fldChar w:fldCharType="separate"/>
      </w:r>
      <w:r>
        <w:rPr>
          <w:vertAlign w:val="superscript"/>
          <w:lang w:val="en-US"/>
        </w:rPr>
        <w:t>5</w:t>
      </w:r>
      <w:r w:rsidR="00F77417">
        <w:rPr>
          <w:b w:val="0"/>
          <w:i w:val="0"/>
        </w:rPr>
        <w:fldChar w:fldCharType="end"/>
      </w:r>
      <w:r>
        <w:rPr>
          <w:b w:val="0"/>
          <w:i w:val="0"/>
        </w:rPr>
        <w:t xml:space="preserve">, </w:t>
      </w:r>
      <w:r w:rsidR="00F77417">
        <w:rPr>
          <w:b w:val="0"/>
          <w:i w:val="0"/>
        </w:rPr>
        <w:fldChar w:fldCharType="begin"/>
      </w:r>
      <w:r>
        <w:rPr>
          <w:b w:val="0"/>
          <w:i w:val="0"/>
        </w:rPr>
        <w:instrText xml:space="preserve"> ADDIN PAPERS2_CITATIONS &lt;citation&gt;&lt;uuid&gt;BB09F9E1-6222-4699-9A62-B2F97B0083C8&lt;/uuid&gt;&lt;priority&gt;2&lt;/priority&gt;&lt;publications&gt;&lt;publication&gt;&lt;publication_date&gt;99201610261200000000222000&lt;/publication_date&gt;&lt;startpage&gt;doi:10.1101&lt;/startpage&gt;&lt;doi&gt;10.1101/083717&lt;/doi&gt;&lt;institution&gt;bioRxiv&lt;/institution&gt;&lt;title&gt;PatternMarkers and Genome-Wide CoGAPS Analysis in Parallel Sets (GWCoGAPS) for data-driven detection of novel biomarkers via whole transcriptome Non-negative matrix factorization (NMF)&lt;/title&gt;&lt;uuid&gt;99D5AEC2-FE1B-4F86-AFC7-4AC71D8340D8&lt;/uuid&gt;&lt;subtype&gt;400&lt;/subtype&gt;&lt;publisher&gt;Cold Spring Harbor Labs Journals&lt;/publisher&gt;&lt;type&gt;400&lt;/type&gt;&lt;endpage&gt;083717&lt;/endpage&gt;&lt;url&gt;http://biorxiv.org/lookup/doi/10.1101/083717&lt;/url&gt;&lt;bundle&gt;&lt;publication&gt;&lt;publisher&gt;Cold Spring Harbor Labs Journals&lt;/publisher&gt;&lt;title&gt;bioRxiv&lt;/title&gt;&lt;type&gt;-100&lt;/type&gt;&lt;subtype&gt;-100&lt;/subtype&gt;&lt;uuid&gt;824F02CC-C255-4F71-B538-354C92D26964&lt;/uuid&gt;&lt;/publication&gt;&lt;/bundle&gt;&lt;authors&gt;&lt;author&gt;&lt;firstName&gt;Genevieve&lt;/firstName&gt;&lt;lastName&gt;Stein-O'Brien&lt;/lastName&gt;&lt;/author&gt;&lt;author&gt;&lt;firstName&gt;Jacob&lt;/firstName&gt;&lt;lastName&gt;Carey&lt;/lastName&gt;&lt;/author&gt;&lt;author&gt;&lt;firstName&gt;Wai-shing&lt;/firstName&gt;&lt;lastName&gt;Lee&lt;/lastName&gt;&lt;/author&gt;&lt;author&gt;&lt;firstName&gt;Michael&lt;/firstName&gt;&lt;lastName&gt;Considine&lt;/lastName&gt;&lt;/author&gt;&lt;author&gt;&lt;firstName&gt;Alexander&lt;/firstName&gt;&lt;lastName&gt;Favorov&lt;/lastName&gt;&lt;/author&gt;&lt;author&gt;&lt;firstName&gt;Emily&lt;/firstName&gt;&lt;lastName&gt;Flam&lt;/lastName&gt;&lt;/author&gt;&lt;author&gt;&lt;firstName&gt;Theresa&lt;/firstName&gt;&lt;lastName&gt;Guo&lt;/lastName&gt;&lt;/author&gt;&lt;author&gt;&lt;firstName&gt;Lucy&lt;/firstName&gt;&lt;lastName&gt;Li&lt;/lastName&gt;&lt;/author&gt;&lt;author&gt;&lt;firstName&gt;Luigi&lt;/firstName&gt;&lt;lastName&gt;Marchionni&lt;/lastName&gt;&lt;/author&gt;&lt;author&gt;&lt;firstName&gt;Thomas&lt;/firstName&gt;&lt;lastName&gt;Sherman&lt;/lastName&gt;&lt;/author&gt;&lt;author&gt;&lt;firstName&gt;Daria&lt;/firstName&gt;&lt;lastName&gt;Gaykalova&lt;/lastName&gt;&lt;/author&gt;&lt;author&gt;&lt;firstName&gt;Ronald&lt;/firstName&gt;&lt;lastName&gt;McKay&lt;/lastName&gt;&lt;/author&gt;&lt;author&gt;&lt;firstName&gt;Michael&lt;/firstName&gt;&lt;lastName&gt;Ochs&lt;/lastName&gt;&lt;/author&gt;&lt;author&gt;&lt;firstName&gt;Carlo&lt;/firstName&gt;&lt;lastName&gt;Colantuoni&lt;/lastName&gt;&lt;/author&gt;&lt;author&gt;&lt;firstName&gt;Elana&lt;/firstName&gt;&lt;lastName&gt;Fertig&lt;/lastName&gt;&lt;/author&gt;&lt;/authors&gt;&lt;/publication&gt;&lt;/publications&gt;&lt;cites&gt;&lt;/cites&gt;&lt;/citation&gt;</w:instrText>
      </w:r>
      <w:r w:rsidR="00F77417">
        <w:rPr>
          <w:b w:val="0"/>
          <w:i w:val="0"/>
        </w:rPr>
        <w:fldChar w:fldCharType="separate"/>
      </w:r>
      <w:r>
        <w:rPr>
          <w:vertAlign w:val="superscript"/>
          <w:lang w:val="en-US"/>
        </w:rPr>
        <w:t>6</w:t>
      </w:r>
      <w:r w:rsidR="00F77417">
        <w:rPr>
          <w:b w:val="0"/>
          <w:i w:val="0"/>
        </w:rPr>
        <w:fldChar w:fldCharType="end"/>
      </w:r>
      <w:r>
        <w:rPr>
          <w:b w:val="0"/>
          <w:i w:val="0"/>
        </w:rPr>
        <w:t>. Using these vectors, we will estimate the scalability of ProjectoR for use on the entire human cell atlas dataset and demonstrate the utility of this approach for a) identification of technical artifacts, b) class</w:t>
      </w:r>
      <w:r>
        <w:rPr>
          <w:b w:val="0"/>
          <w:i w:val="0"/>
        </w:rPr>
        <w:t xml:space="preserve">ification of major and minor cell-types, c) characterization of continuous biological processes, and d) basis vector reuse via the following specific aims. </w:t>
      </w:r>
    </w:p>
    <w:p w14:paraId="4C809C76" w14:textId="77777777" w:rsidR="00221104" w:rsidRDefault="00221104">
      <w:pPr>
        <w:jc w:val="both"/>
      </w:pPr>
    </w:p>
    <w:p w14:paraId="7CFF4915" w14:textId="77777777" w:rsidR="00221104" w:rsidRDefault="008E3AC2">
      <w:pPr>
        <w:jc w:val="both"/>
      </w:pPr>
      <w:r>
        <w:t>We will learn basis vectors from training sets made using different library preps to:</w:t>
      </w:r>
    </w:p>
    <w:p w14:paraId="68A3B23F" w14:textId="77777777" w:rsidR="00221104" w:rsidRDefault="008E3AC2">
      <w:pPr>
        <w:numPr>
          <w:ilvl w:val="0"/>
          <w:numId w:val="2"/>
        </w:numPr>
        <w:contextualSpacing/>
        <w:jc w:val="both"/>
      </w:pPr>
      <w:r>
        <w:t>Identify vec</w:t>
      </w:r>
      <w:r>
        <w:t>tors corresponding to technique-specific artefacts</w:t>
      </w:r>
    </w:p>
    <w:p w14:paraId="6AFA1265" w14:textId="77777777" w:rsidR="00221104" w:rsidRDefault="008E3AC2">
      <w:pPr>
        <w:numPr>
          <w:ilvl w:val="0"/>
          <w:numId w:val="2"/>
        </w:numPr>
        <w:contextualSpacing/>
        <w:jc w:val="both"/>
      </w:pPr>
      <w:r>
        <w:t>Identify vectors corresponding to quality of input data</w:t>
      </w:r>
    </w:p>
    <w:p w14:paraId="16A0A208" w14:textId="77777777" w:rsidR="00221104" w:rsidRDefault="008E3AC2">
      <w:pPr>
        <w:numPr>
          <w:ilvl w:val="1"/>
          <w:numId w:val="2"/>
        </w:numPr>
        <w:contextualSpacing/>
        <w:jc w:val="both"/>
      </w:pPr>
      <w:r>
        <w:t>Doublets -&gt; incompatible vectors in same cell</w:t>
      </w:r>
    </w:p>
    <w:p w14:paraId="2B74D1C4" w14:textId="77777777" w:rsidR="00221104" w:rsidRDefault="008E3AC2">
      <w:pPr>
        <w:numPr>
          <w:ilvl w:val="1"/>
          <w:numId w:val="2"/>
        </w:numPr>
        <w:contextualSpacing/>
        <w:jc w:val="both"/>
      </w:pPr>
      <w:r>
        <w:t>Low quality vectors (correlated with metrics of poor scRNA-Seq performance)</w:t>
      </w:r>
    </w:p>
    <w:p w14:paraId="3BA02345" w14:textId="77777777" w:rsidR="00221104" w:rsidRDefault="00221104">
      <w:pPr>
        <w:jc w:val="both"/>
      </w:pPr>
    </w:p>
    <w:p w14:paraId="0975EA75" w14:textId="77777777" w:rsidR="00221104" w:rsidRDefault="008E3AC2">
      <w:pPr>
        <w:jc w:val="both"/>
      </w:pPr>
      <w:r>
        <w:t>We will then use and develop support functions within ProjectoR to compare gene-wise basis vectors between experimental paradigms allowing us t</w:t>
      </w:r>
      <w:r>
        <w:t>o identify discrete sources of variation not represented. Finally, we will develop a statistical approach to exte</w:t>
      </w:r>
      <w:r>
        <w:t>nd projections beyond directly mappable features by employing a generalized additive model (GAM) in which pattern weights, projected using only a subset of mapped features, are used as explanatory variables to identify other features whose expression may b</w:t>
      </w:r>
      <w:r>
        <w:t>e dependent.</w:t>
      </w:r>
    </w:p>
    <w:p w14:paraId="0BB03C8F" w14:textId="77777777" w:rsidR="00221104" w:rsidRDefault="00221104"/>
    <w:p w14:paraId="030FFA51" w14:textId="77777777" w:rsidR="00221104" w:rsidRDefault="008E3AC2">
      <w:pPr>
        <w:pStyle w:val="Heading3"/>
      </w:pPr>
      <w:bookmarkStart w:id="7" w:name="_xt220kf3ir8n" w:colFirst="0" w:colLast="0"/>
      <w:bookmarkEnd w:id="7"/>
      <w:r>
        <w:t>Proposal for evaluation and dissemination of methods, resources, or results.</w:t>
      </w:r>
    </w:p>
    <w:p w14:paraId="1702AA07" w14:textId="77777777" w:rsidR="00221104" w:rsidRDefault="008E3AC2">
      <w:r>
        <w:t>All primary and benchmark data will be deposited with the HCA data coordination platform, as well as freely accessible online, and archived on the NCBI short read archive along with all available metadata. Learned basis vectors,  workflows, and analyse wil</w:t>
      </w:r>
      <w:r>
        <w:t>l be publicly available on a custom web site, archived in conjunction with published manuscripts, and posted on Biorxiv. Stable software builds will be released in the ProjectoR package.</w:t>
      </w:r>
    </w:p>
    <w:p w14:paraId="5C4195A7" w14:textId="77777777" w:rsidR="00221104" w:rsidRDefault="00221104"/>
    <w:p w14:paraId="5B17009B" w14:textId="77777777" w:rsidR="00221104" w:rsidRDefault="008E3AC2">
      <w:pPr>
        <w:pStyle w:val="Heading3"/>
      </w:pPr>
      <w:bookmarkStart w:id="8" w:name="_ptpbewy9189q" w:colFirst="0" w:colLast="0"/>
      <w:bookmarkEnd w:id="8"/>
      <w:r>
        <w:t>Statement of commitment to share proposals, methods, data, and code</w:t>
      </w:r>
    </w:p>
    <w:p w14:paraId="1C7F2B74" w14:textId="77777777" w:rsidR="00221104" w:rsidRDefault="008E3AC2">
      <w:r>
        <w:t>We commit to making all scripts, code, and software available via github under the permissive MIT license consistent with the standard operating procedures of the Goff Lab. The proposal has been developed in the open in conjunction with the collaborative n</w:t>
      </w:r>
      <w:r>
        <w:t xml:space="preserve">etwork and is publicly shared at </w:t>
      </w:r>
      <w:hyperlink r:id="rId6">
        <w:r>
          <w:rPr>
            <w:color w:val="1155CC"/>
            <w:u w:val="single"/>
          </w:rPr>
          <w:t>https://github.com/gofflab/czi-rfa-2017/</w:t>
        </w:r>
      </w:hyperlink>
      <w:r>
        <w:t>. We acknowledge that the proposal will be made public. Proposed work in benchmark data annotation, model identification an</w:t>
      </w:r>
      <w:r>
        <w:t xml:space="preserve">d characterization, and analysis will be conducted on a publicly available github repository as they are generated. </w:t>
      </w:r>
    </w:p>
    <w:p w14:paraId="55B2BF41" w14:textId="77777777" w:rsidR="00221104" w:rsidRDefault="00221104"/>
    <w:p w14:paraId="456010B5" w14:textId="77777777" w:rsidR="00221104" w:rsidRDefault="00221104"/>
    <w:p w14:paraId="5DDCCC16" w14:textId="77777777" w:rsidR="00221104" w:rsidRDefault="008E3AC2">
      <w:pPr>
        <w:pStyle w:val="Heading2"/>
        <w:jc w:val="both"/>
      </w:pPr>
      <w:bookmarkStart w:id="9" w:name="_dt0dt39rqaoe" w:colFirst="0" w:colLast="0"/>
      <w:bookmarkStart w:id="10" w:name="_mol0a7138wrw" w:colFirst="0" w:colLast="0"/>
      <w:bookmarkStart w:id="11" w:name="_k3ohzgosqyl2" w:colFirst="0" w:colLast="0"/>
      <w:bookmarkEnd w:id="9"/>
      <w:bookmarkEnd w:id="10"/>
      <w:bookmarkEnd w:id="11"/>
      <w:r>
        <w:lastRenderedPageBreak/>
        <w:t>Figures</w:t>
      </w:r>
    </w:p>
    <w:p w14:paraId="7A8E4FFD" w14:textId="77777777" w:rsidR="002F1DBF" w:rsidRDefault="008E3AC2">
      <w:pPr>
        <w:pStyle w:val="Heading2"/>
        <w:jc w:val="both"/>
      </w:pPr>
      <w:bookmarkStart w:id="12" w:name="_eltmr8l4g7ww" w:colFirst="0" w:colLast="0"/>
      <w:bookmarkEnd w:id="12"/>
      <w:r>
        <w:rPr>
          <w:noProof/>
          <w:lang w:val="en-US"/>
        </w:rPr>
        <w:drawing>
          <wp:inline distT="57150" distB="57150" distL="57150" distR="57150" wp14:anchorId="746A7044" wp14:editId="3261DD29">
            <wp:extent cx="5190959" cy="4202204"/>
            <wp:effectExtent l="0" t="0" r="0" b="0"/>
            <wp:docPr id="2" name="image5.png" descr="Figure 1.png"/>
            <wp:cNvGraphicFramePr/>
            <a:graphic xmlns:a="http://schemas.openxmlformats.org/drawingml/2006/main">
              <a:graphicData uri="http://schemas.openxmlformats.org/drawingml/2006/picture">
                <pic:pic xmlns:pic="http://schemas.openxmlformats.org/drawingml/2006/picture">
                  <pic:nvPicPr>
                    <pic:cNvPr id="0" name="image5.png" descr="Figure 1.png"/>
                    <pic:cNvPicPr preferRelativeResize="0"/>
                  </pic:nvPicPr>
                  <pic:blipFill>
                    <a:blip r:embed="rId7"/>
                    <a:srcRect/>
                    <a:stretch>
                      <a:fillRect/>
                    </a:stretch>
                  </pic:blipFill>
                  <pic:spPr>
                    <a:xfrm>
                      <a:off x="0" y="0"/>
                      <a:ext cx="5206512" cy="4214794"/>
                    </a:xfrm>
                    <a:prstGeom prst="rect">
                      <a:avLst/>
                    </a:prstGeom>
                    <a:ln/>
                  </pic:spPr>
                </pic:pic>
              </a:graphicData>
            </a:graphic>
          </wp:inline>
        </w:drawing>
      </w:r>
    </w:p>
    <w:p w14:paraId="409FA19C" w14:textId="77777777" w:rsidR="002F1DBF" w:rsidRDefault="002F1DBF">
      <w:pPr>
        <w:pStyle w:val="Heading2"/>
        <w:jc w:val="both"/>
      </w:pPr>
    </w:p>
    <w:p w14:paraId="4707AB86" w14:textId="77777777" w:rsidR="00221104" w:rsidRDefault="008E3AC2">
      <w:pPr>
        <w:pStyle w:val="Heading2"/>
        <w:jc w:val="both"/>
      </w:pPr>
      <w:r>
        <w:rPr>
          <w:noProof/>
          <w:lang w:val="en-US"/>
        </w:rPr>
        <w:drawing>
          <wp:inline distT="114300" distB="114300" distL="114300" distR="114300" wp14:anchorId="1B5A0F86" wp14:editId="69124CD6">
            <wp:extent cx="5204866" cy="3903649"/>
            <wp:effectExtent l="0" t="0" r="2540" b="8255"/>
            <wp:docPr id="3" name="image6.jpg" descr="Copy of CollaborativeNetwork-Goff.pptx.jpg"/>
            <wp:cNvGraphicFramePr/>
            <a:graphic xmlns:a="http://schemas.openxmlformats.org/drawingml/2006/main">
              <a:graphicData uri="http://schemas.openxmlformats.org/drawingml/2006/picture">
                <pic:pic xmlns:pic="http://schemas.openxmlformats.org/drawingml/2006/picture">
                  <pic:nvPicPr>
                    <pic:cNvPr id="0" name="image6.jpg" descr="Copy of CollaborativeNetwork-Goff.pptx.jpg"/>
                    <pic:cNvPicPr preferRelativeResize="0"/>
                  </pic:nvPicPr>
                  <pic:blipFill>
                    <a:blip r:embed="rId8"/>
                    <a:srcRect/>
                    <a:stretch>
                      <a:fillRect/>
                    </a:stretch>
                  </pic:blipFill>
                  <pic:spPr>
                    <a:xfrm>
                      <a:off x="0" y="0"/>
                      <a:ext cx="5235834" cy="3926875"/>
                    </a:xfrm>
                    <a:prstGeom prst="rect">
                      <a:avLst/>
                    </a:prstGeom>
                    <a:ln/>
                  </pic:spPr>
                </pic:pic>
              </a:graphicData>
            </a:graphic>
          </wp:inline>
        </w:drawing>
      </w:r>
    </w:p>
    <w:p w14:paraId="0C4C02F5" w14:textId="77777777" w:rsidR="002F1DBF" w:rsidRPr="002F1DBF" w:rsidRDefault="002F1DBF" w:rsidP="002F1DBF">
      <w:r w:rsidRPr="002F1DBF">
        <w:rPr>
          <w:b/>
        </w:rPr>
        <w:t>Figure 2:</w:t>
      </w:r>
      <w:r>
        <w:t xml:space="preserve"> Proposed collaborative network.  Contributions from this proposal are highlighted in blue.</w:t>
      </w:r>
    </w:p>
    <w:p w14:paraId="5B1A2B39" w14:textId="77777777" w:rsidR="00221104" w:rsidRDefault="00221104"/>
    <w:p w14:paraId="15F908B8" w14:textId="77777777" w:rsidR="00221104" w:rsidRDefault="008E3AC2">
      <w:r>
        <w:br w:type="page"/>
      </w:r>
    </w:p>
    <w:p w14:paraId="0DD03A9C" w14:textId="77777777" w:rsidR="00221104" w:rsidRDefault="008E3AC2">
      <w:pPr>
        <w:pStyle w:val="Heading2"/>
      </w:pPr>
      <w:bookmarkStart w:id="13" w:name="_ejs1mhufqm70" w:colFirst="0" w:colLast="0"/>
      <w:bookmarkEnd w:id="13"/>
      <w:r>
        <w:lastRenderedPageBreak/>
        <w:t>References cited</w:t>
      </w:r>
    </w:p>
    <w:p w14:paraId="2778DC90" w14:textId="77777777" w:rsidR="00F77417" w:rsidRDefault="00F77417"/>
    <w:p w14:paraId="58609890" w14:textId="77777777" w:rsidR="008E3AC2" w:rsidRDefault="00F77417" w:rsidP="008E3AC2">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rPr>
          <w:lang w:val="en-US"/>
        </w:rPr>
      </w:pPr>
      <w:r>
        <w:fldChar w:fldCharType="begin"/>
      </w:r>
      <w:r>
        <w:instrText xml:space="preserve"> ADDIN PAPERS2_CITATIONS &lt;papers2_bibliography/&gt;</w:instrText>
      </w:r>
      <w:r>
        <w:fldChar w:fldCharType="separate"/>
      </w:r>
      <w:r w:rsidR="008E3AC2">
        <w:rPr>
          <w:lang w:val="en-US"/>
        </w:rPr>
        <w:t>1.</w:t>
      </w:r>
      <w:r w:rsidR="008E3AC2">
        <w:rPr>
          <w:lang w:val="en-US"/>
        </w:rPr>
        <w:tab/>
        <w:t xml:space="preserve">Wagner, A., Regev, A. &amp; Yosef, N. Revealing the vectors of cellular identity with single-cell genomics. </w:t>
      </w:r>
      <w:r w:rsidR="008E3AC2">
        <w:rPr>
          <w:i/>
          <w:iCs/>
          <w:lang w:val="en-US"/>
        </w:rPr>
        <w:t>Nat. Biotechnol.</w:t>
      </w:r>
      <w:r w:rsidR="008E3AC2">
        <w:rPr>
          <w:lang w:val="en-US"/>
        </w:rPr>
        <w:t xml:space="preserve"> </w:t>
      </w:r>
      <w:r w:rsidR="008E3AC2">
        <w:rPr>
          <w:b/>
          <w:bCs/>
          <w:lang w:val="en-US"/>
        </w:rPr>
        <w:t>34,</w:t>
      </w:r>
      <w:r w:rsidR="008E3AC2">
        <w:rPr>
          <w:lang w:val="en-US"/>
        </w:rPr>
        <w:t xml:space="preserve"> 1145–1160 (2016).</w:t>
      </w:r>
    </w:p>
    <w:p w14:paraId="0CC9A33C" w14:textId="77777777" w:rsidR="008E3AC2" w:rsidRDefault="008E3AC2" w:rsidP="008E3AC2">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rPr>
          <w:lang w:val="en-US"/>
        </w:rPr>
      </w:pPr>
      <w:r>
        <w:rPr>
          <w:lang w:val="en-US"/>
        </w:rPr>
        <w:t>2.</w:t>
      </w:r>
      <w:r>
        <w:rPr>
          <w:lang w:val="en-US"/>
        </w:rPr>
        <w:tab/>
        <w:t xml:space="preserve">Pan, D. An integrative framework for continuous knowledge discovery. </w:t>
      </w:r>
      <w:r>
        <w:rPr>
          <w:i/>
          <w:iCs/>
          <w:lang w:val="en-US"/>
        </w:rPr>
        <w:t>Journal of Convergence Information Technology</w:t>
      </w:r>
      <w:r>
        <w:rPr>
          <w:lang w:val="en-US"/>
        </w:rPr>
        <w:t xml:space="preserve"> (2010).</w:t>
      </w:r>
    </w:p>
    <w:p w14:paraId="2E87DCE3" w14:textId="77777777" w:rsidR="008E3AC2" w:rsidRDefault="008E3AC2" w:rsidP="008E3AC2">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rPr>
          <w:lang w:val="en-US"/>
        </w:rPr>
      </w:pPr>
      <w:r>
        <w:rPr>
          <w:lang w:val="en-US"/>
        </w:rPr>
        <w:t>3.</w:t>
      </w:r>
      <w:r>
        <w:rPr>
          <w:lang w:val="en-US"/>
        </w:rPr>
        <w:tab/>
        <w:t xml:space="preserve">Cao, J. </w:t>
      </w:r>
      <w:r>
        <w:rPr>
          <w:i/>
          <w:iCs/>
          <w:lang w:val="en-US"/>
        </w:rPr>
        <w:t>et al.</w:t>
      </w:r>
      <w:r>
        <w:rPr>
          <w:lang w:val="en-US"/>
        </w:rPr>
        <w:t xml:space="preserve"> Comprehensive single-cell transcriptional profiling of a multicellular organism. </w:t>
      </w:r>
      <w:r>
        <w:rPr>
          <w:i/>
          <w:iCs/>
          <w:lang w:val="en-US"/>
        </w:rPr>
        <w:t>Science</w:t>
      </w:r>
      <w:r>
        <w:rPr>
          <w:lang w:val="en-US"/>
        </w:rPr>
        <w:t xml:space="preserve"> </w:t>
      </w:r>
      <w:r>
        <w:rPr>
          <w:b/>
          <w:bCs/>
          <w:lang w:val="en-US"/>
        </w:rPr>
        <w:t>357,</w:t>
      </w:r>
      <w:r>
        <w:rPr>
          <w:lang w:val="en-US"/>
        </w:rPr>
        <w:t xml:space="preserve"> 661–667 (2017).</w:t>
      </w:r>
    </w:p>
    <w:p w14:paraId="2D31AAC3" w14:textId="77777777" w:rsidR="008E3AC2" w:rsidRDefault="008E3AC2" w:rsidP="008E3AC2">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rPr>
          <w:lang w:val="en-US"/>
        </w:rPr>
      </w:pPr>
      <w:r>
        <w:rPr>
          <w:lang w:val="en-US"/>
        </w:rPr>
        <w:t>4.</w:t>
      </w:r>
      <w:r>
        <w:rPr>
          <w:lang w:val="en-US"/>
        </w:rPr>
        <w:tab/>
        <w:t xml:space="preserve">Fertig, E. J., Ding, J., Favorov, A. V., Parmigiani, G. &amp; Ochs, M. F. CoGAPS: </w:t>
      </w:r>
      <w:proofErr w:type="gramStart"/>
      <w:r>
        <w:rPr>
          <w:lang w:val="en-US"/>
        </w:rPr>
        <w:t>an</w:t>
      </w:r>
      <w:proofErr w:type="gramEnd"/>
      <w:r>
        <w:rPr>
          <w:lang w:val="en-US"/>
        </w:rPr>
        <w:t xml:space="preserve"> R/C++ package to identify patterns and biological process activity in transcriptomic data. </w:t>
      </w:r>
      <w:r>
        <w:rPr>
          <w:i/>
          <w:iCs/>
          <w:lang w:val="en-US"/>
        </w:rPr>
        <w:t>Bioinformatics</w:t>
      </w:r>
      <w:r>
        <w:rPr>
          <w:lang w:val="en-US"/>
        </w:rPr>
        <w:t xml:space="preserve"> </w:t>
      </w:r>
      <w:r>
        <w:rPr>
          <w:b/>
          <w:bCs/>
          <w:lang w:val="en-US"/>
        </w:rPr>
        <w:t>26,</w:t>
      </w:r>
      <w:r>
        <w:rPr>
          <w:lang w:val="en-US"/>
        </w:rPr>
        <w:t xml:space="preserve"> 2792–2793 (2010).</w:t>
      </w:r>
    </w:p>
    <w:p w14:paraId="6570BA74" w14:textId="77777777" w:rsidR="008E3AC2" w:rsidRDefault="008E3AC2" w:rsidP="008E3AC2">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rPr>
          <w:lang w:val="en-US"/>
        </w:rPr>
      </w:pPr>
      <w:r>
        <w:rPr>
          <w:lang w:val="en-US"/>
        </w:rPr>
        <w:t>5.</w:t>
      </w:r>
      <w:r>
        <w:rPr>
          <w:lang w:val="en-US"/>
        </w:rPr>
        <w:tab/>
        <w:t xml:space="preserve">Fertig, E. J. </w:t>
      </w:r>
      <w:r>
        <w:rPr>
          <w:i/>
          <w:iCs/>
          <w:lang w:val="en-US"/>
        </w:rPr>
        <w:t>et al.</w:t>
      </w:r>
      <w:r>
        <w:rPr>
          <w:lang w:val="en-US"/>
        </w:rPr>
        <w:t xml:space="preserve"> Gene expression signatures modulated by epidermal growth factor receptor activation and their relationship to cetuximab resistance in head and neck squamous cell carcinoma. </w:t>
      </w:r>
      <w:r>
        <w:rPr>
          <w:i/>
          <w:iCs/>
          <w:lang w:val="en-US"/>
        </w:rPr>
        <w:t>BMC Genomics</w:t>
      </w:r>
      <w:r>
        <w:rPr>
          <w:lang w:val="en-US"/>
        </w:rPr>
        <w:t xml:space="preserve"> </w:t>
      </w:r>
      <w:r>
        <w:rPr>
          <w:b/>
          <w:bCs/>
          <w:lang w:val="en-US"/>
        </w:rPr>
        <w:t>13,</w:t>
      </w:r>
      <w:r>
        <w:rPr>
          <w:lang w:val="en-US"/>
        </w:rPr>
        <w:t xml:space="preserve"> 160 (2012).</w:t>
      </w:r>
    </w:p>
    <w:p w14:paraId="30ADD626" w14:textId="77777777" w:rsidR="008E3AC2" w:rsidRDefault="008E3AC2" w:rsidP="008E3AC2">
      <w:pPr>
        <w:widowControl w:val="0"/>
        <w:pBdr>
          <w:top w:val="none" w:sz="0" w:space="0" w:color="auto"/>
          <w:left w:val="none" w:sz="0" w:space="0" w:color="auto"/>
          <w:bottom w:val="none" w:sz="0" w:space="0" w:color="auto"/>
          <w:right w:val="none" w:sz="0" w:space="0" w:color="auto"/>
          <w:between w:val="none" w:sz="0" w:space="0" w:color="auto"/>
        </w:pBdr>
        <w:tabs>
          <w:tab w:val="left" w:pos="480"/>
        </w:tabs>
        <w:autoSpaceDE w:val="0"/>
        <w:autoSpaceDN w:val="0"/>
        <w:adjustRightInd w:val="0"/>
        <w:spacing w:line="240" w:lineRule="auto"/>
        <w:ind w:left="480" w:hanging="480"/>
        <w:rPr>
          <w:lang w:val="en-US"/>
        </w:rPr>
      </w:pPr>
      <w:r>
        <w:rPr>
          <w:lang w:val="en-US"/>
        </w:rPr>
        <w:t>6.</w:t>
      </w:r>
      <w:r>
        <w:rPr>
          <w:lang w:val="en-US"/>
        </w:rPr>
        <w:tab/>
        <w:t xml:space="preserve">Stein-O'Brien, G. </w:t>
      </w:r>
      <w:r>
        <w:rPr>
          <w:i/>
          <w:iCs/>
          <w:lang w:val="en-US"/>
        </w:rPr>
        <w:t>et al.</w:t>
      </w:r>
      <w:r>
        <w:rPr>
          <w:lang w:val="en-US"/>
        </w:rPr>
        <w:t xml:space="preserve"> PatternMarkers and Genome-Wide CoGAPS Analysis in Parallel Sets (GWCoGAPS) for data-driven detection of novel biomarkers via whole transcriptome Non-negative matrix factorization (NMF). </w:t>
      </w:r>
      <w:r>
        <w:rPr>
          <w:i/>
          <w:iCs/>
          <w:lang w:val="en-US"/>
        </w:rPr>
        <w:t>bioRxiv</w:t>
      </w:r>
      <w:r>
        <w:rPr>
          <w:lang w:val="en-US"/>
        </w:rPr>
        <w:t xml:space="preserve"> doi:10.1101–083717 (2016). doi:10.1101/083717</w:t>
      </w:r>
    </w:p>
    <w:p w14:paraId="2EC54B54" w14:textId="73462095" w:rsidR="00221104" w:rsidRDefault="00F77417" w:rsidP="008E3AC2">
      <w:pPr>
        <w:widowControl w:val="0"/>
        <w:pBdr>
          <w:top w:val="none" w:sz="0" w:space="0" w:color="auto"/>
          <w:left w:val="none" w:sz="0" w:space="0" w:color="auto"/>
          <w:bottom w:val="none" w:sz="0" w:space="0" w:color="auto"/>
          <w:right w:val="none" w:sz="0" w:space="0" w:color="auto"/>
          <w:between w:val="none" w:sz="0" w:space="0"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pPr>
      <w:r>
        <w:fldChar w:fldCharType="end"/>
      </w:r>
    </w:p>
    <w:sectPr w:rsidR="00221104">
      <w:pgSz w:w="12240" w:h="15840"/>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607D85"/>
    <w:multiLevelType w:val="multilevel"/>
    <w:tmpl w:val="637636F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9E44A57"/>
    <w:multiLevelType w:val="multilevel"/>
    <w:tmpl w:val="649633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B882DD5"/>
    <w:multiLevelType w:val="multilevel"/>
    <w:tmpl w:val="1576C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CC404A6"/>
    <w:multiLevelType w:val="multilevel"/>
    <w:tmpl w:val="EBBC23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8356CC0"/>
    <w:multiLevelType w:val="multilevel"/>
    <w:tmpl w:val="854406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proofState w:grammar="clean"/>
  <w:defaultTabStop w:val="720"/>
  <w:characterSpacingControl w:val="doNotCompress"/>
  <w:compat>
    <w:compatSetting w:name="compatibilityMode" w:uri="http://schemas.microsoft.com/office/word" w:val="14"/>
  </w:compat>
  <w:rsids>
    <w:rsidRoot w:val="00221104"/>
    <w:rsid w:val="00221104"/>
    <w:rsid w:val="002F1DBF"/>
    <w:rsid w:val="008E3AC2"/>
    <w:rsid w:val="00F7741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235A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pPr>
      <w:keepNext/>
      <w:keepLines/>
      <w:outlineLvl w:val="1"/>
    </w:pPr>
    <w:rPr>
      <w:rFonts w:ascii="Trebuchet MS" w:eastAsia="Trebuchet MS" w:hAnsi="Trebuchet MS" w:cs="Trebuchet MS"/>
      <w:b/>
      <w:sz w:val="26"/>
      <w:szCs w:val="26"/>
    </w:rPr>
  </w:style>
  <w:style w:type="paragraph" w:styleId="Heading3">
    <w:name w:val="heading 3"/>
    <w:basedOn w:val="Normal"/>
    <w:next w:val="Normal"/>
    <w:pPr>
      <w:keepNext/>
      <w:keepLines/>
      <w:jc w:val="both"/>
      <w:outlineLvl w:val="2"/>
    </w:pPr>
    <w:rPr>
      <w:b/>
      <w:i/>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2F1DB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1DB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hyperlink" Target="https://github.com/gofflab/czi-rfa-2017/" TargetMode="External"/><Relationship Id="rId7" Type="http://schemas.openxmlformats.org/officeDocument/2006/relationships/image" Target="media/image2.png"/><Relationship Id="rId8" Type="http://schemas.openxmlformats.org/officeDocument/2006/relationships/image" Target="media/image3.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3362</Words>
  <Characters>19164</Characters>
  <Application>Microsoft Macintosh Word</Application>
  <DocSecurity>0</DocSecurity>
  <Lines>159</Lines>
  <Paragraphs>44</Paragraphs>
  <ScaleCrop>false</ScaleCrop>
  <LinksUpToDate>false</LinksUpToDate>
  <CharactersWithSpaces>22482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Loyal Goff</cp:lastModifiedBy>
  <cp:revision>4</cp:revision>
  <cp:lastPrinted>2017-08-29T00:08:00Z</cp:lastPrinted>
  <dcterms:created xsi:type="dcterms:W3CDTF">2017-08-29T00:02:00Z</dcterms:created>
  <dcterms:modified xsi:type="dcterms:W3CDTF">2017-08-29T00:09:00Z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citations="6" publications="6"/&gt;&lt;/info&gt;PAPERS2_INFO_END</vt:lpwstr>
  </property>
</Properties>
</file>